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Rho</w:t>
      </w:r>
    </w:p>
    <w:p>
      <w:pPr>
        <w:pStyle w:val="Subtitle"/>
      </w:pPr>
      <w:r>
        <w:t xml:space="preserve">A co-pilot for student pilots — project summary</w:t>
      </w:r>
    </w:p>
    <w:p>
      <w:r>
        <w:rPr>
          <w:color w:val="666666"/>
        </w:rPr>
        <w:t xml:space="preserve">Prepared April 23, 2026  </w:t>
      </w:r>
      <w:r>
        <w:rPr>
          <w:i/>
          <w:iCs/>
          <w:color w:val="666666"/>
        </w:rPr>
        <w:t xml:space="preserve">·  Drafted with Noulli</w:t>
      </w:r>
    </w:p>
    <w:p>
      <w:r>
        <w:t xml:space="preserve"/>
      </w:r>
    </w:p>
    <w:p>
      <w:pPr>
        <w:pStyle w:val="Heading1"/>
      </w:pPr>
      <w:r>
        <w:t xml:space="preserve">Project Goal</w:t>
      </w:r>
    </w:p>
    <w:p>
      <w:r>
        <w:t xml:space="preserve">Build Rho, a co-pilot tool for student and young pilots that reduces cognitive load by assisting with pre-flight planning, in-flight reference, and post-flight reflection. In addition to being a genuinely useful learning companion, Rho is designed to accumulate a unique dataset around student pilot decision-making, learning progression, and local airport knowledge — data that no existing aviation tool captures today.</w:t>
      </w:r>
    </w:p>
    <w:p>
      <w:r>
        <w:t xml:space="preserve"/>
      </w:r>
    </w:p>
    <w:p>
      <w:r>
        <w:t xml:space="preserve">The product is named Rho after ρ (the Greek letter for air density) — the one variable in the lift equation (L = ½ρV²SC_L) that a pilot cannot directly control. It represents everything the atmosphere contributes to a flight. Rho, the tool, is how a pilot stays ahead of what the atmosphere hands them.</w:t>
      </w:r>
    </w:p>
    <w:p>
      <w:pPr>
        <w:pStyle w:val="Heading1"/>
      </w:pPr>
      <w:r>
        <w:t xml:space="preserve">Vision Summary</w:t>
      </w:r>
    </w:p>
    <w:p>
      <w:r>
        <w:t xml:space="preserve">Rho supports the pilot flying solo by taking on the cognitive tasks that distract from safe flying — weather briefings, route planning, communications reference, airport information, and decision documentation. Initially built for personal use by a student pilot training in a Cessna 172 under 14 CFR Part 61 at Sarasota (KSRQ), with the architecture designed to grow into a broader tool for the student pilot community.</w:t>
      </w:r>
    </w:p>
    <w:p>
      <w:pPr>
        <w:pStyle w:val="Heading2"/>
      </w:pPr>
      <w:r>
        <w:t xml:space="preserve">Positioning</w:t>
      </w:r>
    </w:p>
    <w:p>
      <w:pPr>
        <w:pStyle w:val="ListParagraph"/>
        <w:numPr>
          <w:ilvl w:val="0"/>
          <w:numId w:val="2"/>
        </w:numPr>
      </w:pPr>
      <w:r>
        <w:t xml:space="preserve">Rho is an advisory, non-certified study and planning aid — not a safety-of-flight decision-support system.</w:t>
      </w:r>
    </w:p>
    <w:p>
      <w:pPr>
        <w:pStyle w:val="ListParagraph"/>
        <w:numPr>
          <w:ilvl w:val="0"/>
          <w:numId w:val="2"/>
        </w:numPr>
      </w:pPr>
      <w:r>
        <w:t xml:space="preserve">The Pilot in Command is always responsible. Rho provides information; the pilot makes decisions.</w:t>
      </w:r>
    </w:p>
    <w:p>
      <w:pPr>
        <w:pStyle w:val="ListParagraph"/>
        <w:numPr>
          <w:ilvl w:val="0"/>
          <w:numId w:val="2"/>
        </w:numPr>
      </w:pPr>
      <w:r>
        <w:t xml:space="preserve">Official sources (1800wxbrief for briefings, FAA charts, POH for aircraft performance) remain authoritative. Rho supplements them.</w:t>
      </w:r>
    </w:p>
    <w:p>
      <w:pPr>
        <w:pStyle w:val="Heading2"/>
      </w:pPr>
      <w:r>
        <w:t xml:space="preserve">Guiding Principles</w:t>
      </w:r>
    </w:p>
    <w:p>
      <w:pPr>
        <w:pStyle w:val="ListParagraph"/>
        <w:numPr>
          <w:ilvl w:val="0"/>
          <w:numId w:val="2"/>
        </w:numPr>
      </w:pPr>
      <w:r>
        <w:rPr>
          <w:b/>
          <w:bCs/>
        </w:rPr>
        <w:t xml:space="preserve">Data capture by design. </w:t>
      </w:r>
      <w:r>
        <w:t xml:space="preserve">Every briefing and debrief generates structured learning data that compounds over time. The pilot benefits immediately; a unique dataset emerges as a byproduct.</w:t>
      </w:r>
    </w:p>
    <w:p>
      <w:pPr>
        <w:pStyle w:val="ListParagraph"/>
        <w:numPr>
          <w:ilvl w:val="0"/>
          <w:numId w:val="2"/>
        </w:numPr>
      </w:pPr>
      <w:r>
        <w:rPr>
          <w:b/>
          <w:bCs/>
        </w:rPr>
        <w:t xml:space="preserve">Build the tool first, the moat follows. </w:t>
      </w:r>
      <w:r>
        <w:t xml:space="preserve">Don’t engineer for data extraction. Engineer for genuine usefulness, and the data falls out naturally.</w:t>
      </w:r>
    </w:p>
    <w:p>
      <w:pPr>
        <w:pStyle w:val="ListParagraph"/>
        <w:numPr>
          <w:ilvl w:val="0"/>
          <w:numId w:val="2"/>
        </w:numPr>
      </w:pPr>
      <w:r>
        <w:rPr>
          <w:b/>
          <w:bCs/>
        </w:rPr>
        <w:t xml:space="preserve">Safety-conservative defaults. </w:t>
      </w:r>
      <w:r>
        <w:t xml:space="preserve">Features with high safety consequence (emergency checklists, ATC assistance) require extra care and, where possible, user-supplied source data — not generated content.</w:t>
      </w:r>
    </w:p>
    <w:p>
      <w:pPr>
        <w:pStyle w:val="ListParagraph"/>
        <w:numPr>
          <w:ilvl w:val="0"/>
          <w:numId w:val="2"/>
        </w:numPr>
      </w:pPr>
      <w:r>
        <w:rPr>
          <w:b/>
          <w:bCs/>
        </w:rPr>
        <w:t xml:space="preserve">Pilot-owned data. </w:t>
      </w:r>
      <w:r>
        <w:t xml:space="preserve">Student pilots will share richly if they trust Rho. That trust is the product’s most important asset.</w:t>
      </w:r>
    </w:p>
    <w:p>
      <w:pPr>
        <w:pStyle w:val="ListParagraph"/>
        <w:numPr>
          <w:ilvl w:val="0"/>
          <w:numId w:val="2"/>
        </w:numPr>
      </w:pPr>
      <w:r>
        <w:rPr>
          <w:b/>
          <w:bCs/>
        </w:rPr>
        <w:t xml:space="preserve">Ship small, learn fast. </w:t>
      </w:r>
      <w:r>
        <w:t xml:space="preserve">Start with the highest-value, lowest-risk surface (pre-flight planning) and expand from real-world use.</w:t>
      </w:r>
    </w:p>
    <w:p>
      <w:pPr>
        <w:pStyle w:val="Heading2"/>
      </w:pPr>
      <w:r>
        <w:t xml:space="preserve">Long-term Data Moat</w:t>
      </w:r>
    </w:p>
    <w:p>
      <w:r>
        <w:t xml:space="preserve">Today’s aviation tools capture flight data (ForeFlight, Garmin Pilot) and test performance data (Sheppard Air, Sporty’s), but nobody captures the student pilot’s learning journey as structured data: the decisions, the reasoning behind them, the conditions that drove them, and how the pilot’s judgment evolves over time.</w:t>
      </w:r>
    </w:p>
    <w:p>
      <w:r>
        <w:t xml:space="preserve"/>
      </w:r>
    </w:p>
    <w:p>
      <w:r>
        <w:t xml:space="preserve">Rho’s long-term moat is the most complete dataset of how pilots learn to make decisions that has ever existed. That dataset supports personalized risk profiling (under-confident vs. over-confident deltas), targeted training recommendations, and — with care and consent — insights valuable to CFIs, flight schools, and aviation training researchers.</w:t>
      </w:r>
    </w:p>
    <w:p>
      <w:pPr>
        <w:pStyle w:val="Heading1"/>
      </w:pPr>
      <w:r>
        <w:t xml:space="preserve">Intended Features</w:t>
      </w:r>
    </w:p>
    <w:p>
      <w:pPr>
        <w:pStyle w:val="Heading2"/>
      </w:pPr>
      <w:r>
        <w:t xml:space="preserve">V1 — Pre-flight Planning (web-based, Python + Streamlit)</w:t>
      </w:r>
    </w:p>
    <w:p>
      <w:pPr>
        <w:pStyle w:val="ListParagraph"/>
        <w:numPr>
          <w:ilvl w:val="0"/>
          <w:numId w:val="2"/>
        </w:numPr>
        <w:rPr>
          <w:ins w:id="100" w:author="Noulli" w:date="2026-04-28T00:00:00Z"/>
        </w:rPr>
      </w:pPr>
      <w:ins w:id="101" w:author="Noulli" w:date="2026-04-28T00:00:00Z">
        <w:r>
          <w:t xml:space="preserve">User accounts and authentication (foundational): every captured decision, debrief, and progression entry is tied to an authenticated user from day one. Two account types from launch — Pilot and Instructor — with linkable relationships (a pilot can be linked to one or more instructors; an instructor can have many pilots). Hosted backend supports multiple users from launch (not local-only). Email + password to start, with the auth provider chosen to bundle cleanly with the hosted database. Enables eventual community launch and per-user data ownership without a future migration.</w:t>
        </w:r>
      </w:ins>
    </w:p>
    <w:p>
      <w:pPr>
        <w:pStyle w:val="ListParagraph"/>
        <w:numPr>
          <w:ilvl w:val="0"/>
          <w:numId w:val="2"/>
        </w:numPr>
      </w:pPr>
      <w:r>
        <w:t xml:space="preserve">Airport information retrieval (KSRQ to start; FAA NASR data)</w:t>
      </w:r>
    </w:p>
    <w:p>
      <w:pPr>
        <w:pStyle w:val="ListParagraph"/>
        <w:numPr>
          <w:ilvl w:val="0"/>
          <w:numId w:val="2"/>
        </w:numPr>
      </w:pPr>
      <w:r>
        <w:t xml:space="preserve">Weather data: METARs, TAFs, SIGMETs, AIRMETs, PIREPs (aviationweather.gov APIs)</w:t>
      </w:r>
    </w:p>
    <w:p>
      <w:pPr>
        <w:pStyle w:val="ListParagraph"/>
        <w:numPr>
          <w:ilvl w:val="0"/>
          <w:numId w:val="2"/>
        </w:numPr>
      </w:pPr>
      <w:r>
        <w:t xml:space="preserve">NOTAMs for departure and destination</w:t>
      </w:r>
    </w:p>
    <w:p>
      <w:pPr>
        <w:pStyle w:val="ListParagraph"/>
        <w:numPr>
          <w:ilvl w:val="0"/>
          <w:numId w:val="2"/>
        </w:numPr>
      </w:pPr>
      <w:r>
        <w:t xml:space="preserve">Airspace and route planning with scenario variants (shortest, pilotage-friendly, avoid controlled airspace)</w:t>
      </w:r>
    </w:p>
    <w:p>
      <w:pPr>
        <w:pStyle w:val="ListParagraph"/>
        <w:numPr>
          <w:ilvl w:val="0"/>
          <w:numId w:val="2"/>
        </w:numPr>
      </w:pPr>
      <w:r>
        <w:t xml:space="preserve">Plain-language weather insights (LLM-interpreted: temp/dewpoint spread, trend analysis, crosswind component, density altitude, VFR margin)</w:t>
      </w:r>
    </w:p>
    <w:p>
      <w:pPr>
        <w:pStyle w:val="ListParagraph"/>
        <w:numPr>
          <w:ilvl w:val="0"/>
          <w:numId w:val="2"/>
        </w:numPr>
      </w:pPr>
      <w:r>
        <w:t xml:space="preserve">Radio comms scripts (FAA AIM phraseology for ground, tower, departure, CTAF, arrival)</w:t>
      </w:r>
    </w:p>
    <w:p>
      <w:pPr>
        <w:pStyle w:val="ListParagraph"/>
        <w:numPr>
          <w:ilvl w:val="0"/>
          <w:numId w:val="2"/>
        </w:numPr>
      </w:pPr>
      <w:r>
        <w:t xml:space="preserve">Airport diagram with annotated expected taxi route (text-based for V1)</w:t>
      </w:r>
    </w:p>
    <w:p>
      <w:pPr>
        <w:pStyle w:val="ListParagraph"/>
        <w:numPr>
          <w:ilvl w:val="0"/>
          <w:numId w:val="2"/>
        </w:numPr>
      </w:pPr>
      <w:r>
        <w:t xml:space="preserve">Pre-flight decision capture: go/no-go + reason codes + confidence rating + free-form reasoning</w:t>
      </w:r>
    </w:p>
    <w:p>
      <w:pPr>
        <w:pStyle w:val="ListParagraph"/>
        <w:numPr>
          <w:ilvl w:val="0"/>
          <w:numId w:val="2"/>
        </w:numPr>
        <w:rPr>
          <w:ins w:id="400" w:author="Noulli" w:date="2026-04-28T00:00:00Z"/>
        </w:rPr>
      </w:pPr>
      <w:ins w:id="401" w:author="Noulli" w:date="2026-04-28T00:00:00Z">
        <w:r>
          <w:t xml:space="preserve">Flight type / lesson type taxonomy: every flight tagged at planning time (dual instruction, solo, traffic pattern, dual XC, solo XC, mock checkride, BFR, currency, intro). Structural feature with low effort and high analytical payoff — enables matrix and progression queries to filter by lesson type and dramatically improves the long-term dataset.</w:t>
        </w:r>
      </w:ins>
    </w:p>
    <w:p>
      <w:pPr>
        <w:pStyle w:val="ListParagraph"/>
        <w:numPr>
          <w:ilvl w:val="0"/>
          <w:numId w:val="2"/>
        </w:numPr>
        <w:rPr>
          <w:ins w:id="402" w:author="Noulli" w:date="2026-04-28T00:00:00Z"/>
        </w:rPr>
      </w:pPr>
      <w:ins w:id="403" w:author="Noulli" w:date="2026-04-28T00:00:00Z">
        <w:r>
          <w:t xml:space="preserve">Personal minimums and Flight Risk Assessment Tool (FRAT): pilot defines conservative thresholds above legal/aircraft limits (crosswind, ceiling, visibility, total wind, fuel reserve). Surfaced during go/no-go capture (“you’re proposing 14kt direct crosswind; your stated limit is 12kt”). Pre-flight FRAT structured around standard PAVE / IMSAFE / 5P checklists produces a numeric risk score per flight. Real safety feature, and a continuously-growing dataset of how a pilot’s risk tolerance evolves over time.</w:t>
        </w:r>
      </w:ins>
    </w:p>
    <w:p>
      <w:pPr>
        <w:pStyle w:val="ListParagraph"/>
        <w:numPr>
          <w:ilvl w:val="0"/>
          <w:numId w:val="2"/>
        </w:numPr>
        <w:rPr>
          <w:ins w:id="404" w:author="Noulli" w:date="2026-04-28T00:00:00Z"/>
        </w:rPr>
      </w:pPr>
      <w:ins w:id="405" w:author="Noulli" w:date="2026-04-28T00:00:00Z">
        <w:r>
          <w:t xml:space="preserve">No-go logging as a first-class action: dedicated “Log a no-go” flow with structured fields (forecast vs. actual conditions, which personal minimum was violated, reason, what would have needed to be different). The flights a pilot did not fly are a uniquely-Rho dataset — they reveal judgment, threshold drift, and weather-call accuracy in a way no logbook captures.</w:t>
        </w:r>
      </w:ins>
    </w:p>
    <w:p>
      <w:pPr>
        <w:pStyle w:val="ListParagraph"/>
        <w:numPr>
          <w:ilvl w:val="0"/>
          <w:numId w:val="2"/>
        </w:numPr>
      </w:pPr>
      <w:r>
        <w:t xml:space="preserve">Post-flight debrief capture: self-rating, what was hard, what clicked, open questions, scrubbed-flight conditions</w:t>
      </w:r>
    </w:p>
    <w:p>
      <w:pPr>
        <w:pStyle w:val="ListParagraph"/>
        <w:numPr>
          <w:ilvl w:val="0"/>
          <w:numId w:val="2"/>
        </w:numPr>
        <w:rPr>
          <w:ins w:id="300" w:author="Noulli" w:date="2026-04-28T00:00:00Z"/>
        </w:rPr>
      </w:pPr>
      <w:ins w:id="301" w:author="Noulli" w:date="2026-04-28T00:00:00Z">
        <w:r>
          <w:t xml:space="preserve">Instructor post-flight assessment: linked instructor receives a prompt to score the same flight along a structured pilot skills matrix (maneuvers, ADM, communications, situational awareness, checklist discipline, etc.) plus free-form coaching notes. Both submissions are stored against the same flight, visible to the linked pilot, and feed the pilot’s rolling skills score. The self-vs-instructor delta is captured as first-class data — it is the foundation for the V2+ decision-delta risk profile.</w:t>
        </w:r>
      </w:ins>
    </w:p>
    <w:p>
      <w:pPr>
        <w:pStyle w:val="ListParagraph"/>
        <w:numPr>
          <w:ilvl w:val="0"/>
          <w:numId w:val="2"/>
        </w:numPr>
        <w:rPr>
          <w:ins w:id="302" w:author="Noulli" w:date="2026-04-28T00:00:00Z"/>
        </w:rPr>
      </w:pPr>
      <w:ins w:id="303" w:author="Noulli" w:date="2026-04-28T00:00:00Z">
        <w:r>
          <w:t xml:space="preserve">Pilot skills matrix and development plan: a comprehensive rubric of every key flight skill (e.g., crosswind landings, short-field takeoffs, cross-country navigation, slow flight, stalls, ground reference maneuvers, radio comms, ADM scenarios). For each skill, the matrix tracks practiced count, last practiced, performance trend (from instructor assessments), and gap-to-standard. The matrix is both a scorecard and a syllabus tracker — surfacing strengths and persistent weaknesses on the retrospective side, and on the prospective side, surfacing skills the pilot has not yet practiced or has not practiced enough, with recommended next training focus to ensure the pilot is sufficiently trained for their certificate. Natural skeleton: the FAA Airman Certification Standards (ACS) task list, so the matrix maps directly to checkride readiness.</w:t>
        </w:r>
      </w:ins>
    </w:p>
    <w:p>
      <w:pPr>
        <w:pStyle w:val="ListParagraph"/>
        <w:numPr>
          <w:ilvl w:val="0"/>
          <w:numId w:val="2"/>
        </w:numPr>
        <w:rPr>
          <w:ins w:id="406" w:author="Noulli" w:date="2026-04-28T00:00:00Z"/>
        </w:rPr>
      </w:pPr>
      <w:ins w:id="407" w:author="Noulli" w:date="2026-04-28T00:00:00Z">
        <w:r>
          <w:t xml:space="preserve">Instructor pre-flight student briefing + flight training plan: before a lesson, the instructor opens a one-page view of the student showing current skills matrix, gap-to-standard summary, last flight’s debrief and instructor notes, open questions the student raised, and the student’s pre-flight plan for today. From that view, the instructor creates a flight training plan — selecting the specific skills, maneuvers, and scenarios to work on this session. CFIs juggle many students and may not see a given pilot for a week or more; this is the memory-jog and structured prep that today happens (or doesn’t) on a sticky note. The training plan also pre-populates the post-flight assessment rubric so the instructor scores against what they actually planned to teach.</w:t>
        </w:r>
      </w:ins>
    </w:p>
    <w:p>
      <w:pPr>
        <w:pStyle w:val="ListParagraph"/>
        <w:numPr>
          <w:ilvl w:val="0"/>
          <w:numId w:val="2"/>
        </w:numPr>
        <w:rPr>
          <w:ins w:id="408" w:author="Noulli" w:date="2026-04-28T00:00:00Z"/>
        </w:rPr>
      </w:pPr>
      <w:ins w:id="409" w:author="Noulli" w:date="2026-04-28T00:00:00Z">
        <w:r>
          <w:t xml:space="preserve">Instructor dashboard: multi-student view across the CFI’s entire roster — who is behind on what, who is ready for which milestone (pre-solo, first solo, first solo XC, checkride), upcoming endorsement needs, days since last flight per student, and per-student progress trends. Includes instructor success metrics: average hours to solo, average hours to checkride, first-time checkride pass rate, and aggregate skill trend lines across students. Doubles as the CFI’s own portfolio for prospective students.</w:t>
        </w:r>
      </w:ins>
    </w:p>
    <w:p>
      <w:pPr>
        <w:pStyle w:val="ListParagraph"/>
        <w:numPr>
          <w:ilvl w:val="0"/>
          <w:numId w:val="2"/>
        </w:numPr>
      </w:pPr>
      <w:r>
        <w:t xml:space="preserve">Part 61 progression ledger: auto-tracks experience requirements across flights</w:t>
      </w:r>
    </w:p>
    <w:p>
      <w:pPr>
        <w:pStyle w:val="ListParagraph"/>
        <w:numPr>
          <w:ilvl w:val="0"/>
          <w:numId w:val="2"/>
        </w:numPr>
        <w:rPr>
          <w:ins w:id="410" w:author="Noulli" w:date="2026-04-28T00:00:00Z"/>
        </w:rPr>
      </w:pPr>
      <w:ins w:id="411" w:author="Noulli" w:date="2026-04-28T00:00:00Z">
        <w:r>
          <w:t xml:space="preserve">CFI endorsement tracker: extends the Part 61 ledger with the specific endorsements required across training (pre-solo knowledge test, solo, 90-day solo, solo XC, complex, high-performance, checkride sign-off) and their prerequisites and expirations. Surfaces missing or upcoming-expired endorsements before they delay a checkride. V1 stores endorsement records as informational; certified electronic endorsements (legally valid, signed) are a V2+ regulatory pursuit.</w:t>
        </w:r>
      </w:ins>
    </w:p>
    <w:p>
      <w:pPr>
        <w:pStyle w:val="ListParagraph"/>
        <w:numPr>
          <w:ilvl w:val="0"/>
          <w:numId w:val="2"/>
        </w:numPr>
      </w:pPr>
      <w:r>
        <w:t xml:space="preserve">Cockpit Reference Card PDF export (iPad-optimized; includes comms scripts, taxi diagram, weather insights)</w:t>
      </w:r>
    </w:p>
    <w:p>
      <w:pPr>
        <w:pStyle w:val="ListParagraph"/>
        <w:numPr>
          <w:ilvl w:val="0"/>
          <w:numId w:val="2"/>
        </w:numPr>
      </w:pPr>
      <w:del w:id="200" w:author="Noulli" w:date="2026-04-28T00:00:00Z">
        <w:r>
          <w:delText xml:space="preserve">Local SQLite data store for captured decisions, debriefs, and progression</w:delText>
        </w:r>
      </w:del>
      <w:ins w:id="201" w:author="Noulli" w:date="2026-04-28T00:00:00Z">
        <w:r>
          <w:t xml:space="preserve">Hosted multi-user data store (PostgreSQL) for captured decisions, debriefs, and progression — one schema, all pilots</w:t>
        </w:r>
      </w:ins>
    </w:p>
    <w:p>
      <w:pPr>
        <w:pStyle w:val="Heading2"/>
      </w:pPr>
      <w:r>
        <w:t xml:space="preserve">V1.5 — Voice + Native iOS</w:t>
      </w:r>
    </w:p>
    <w:p>
      <w:pPr>
        <w:pStyle w:val="ListParagraph"/>
        <w:numPr>
          <w:ilvl w:val="0"/>
          <w:numId w:val="2"/>
        </w:numPr>
      </w:pPr>
      <w:r>
        <w:t xml:space="preserve">Native iOS app (Swift / SwiftUI)</w:t>
      </w:r>
    </w:p>
    <w:p>
      <w:pPr>
        <w:pStyle w:val="ListParagraph"/>
        <w:numPr>
          <w:ilvl w:val="0"/>
          <w:numId w:val="2"/>
        </w:numPr>
      </w:pPr>
      <w:r>
        <w:t xml:space="preserve">Bluetooth aviation headset integration</w:t>
      </w:r>
    </w:p>
    <w:p>
      <w:pPr>
        <w:pStyle w:val="ListParagraph"/>
        <w:numPr>
          <w:ilvl w:val="0"/>
          <w:numId w:val="2"/>
        </w:numPr>
      </w:pPr>
      <w:r>
        <w:t xml:space="preserve">Voice Q&amp;A constrained to the pre-loaded briefing (no live lookups — safer and offline-capable)</w:t>
      </w:r>
    </w:p>
    <w:p>
      <w:pPr>
        <w:pStyle w:val="ListParagraph"/>
        <w:numPr>
          <w:ilvl w:val="0"/>
          <w:numId w:val="2"/>
        </w:numPr>
      </w:pPr>
      <w:r>
        <w:t xml:space="preserve">Emergency checklist playback from pilot-uploaded POH</w:t>
      </w:r>
    </w:p>
    <w:p>
      <w:pPr>
        <w:pStyle w:val="ListParagraph"/>
        <w:numPr>
          <w:ilvl w:val="0"/>
          <w:numId w:val="2"/>
        </w:numPr>
      </w:pPr>
      <w:r>
        <w:t xml:space="preserve">Offline-first design (no cell signal dependency in flight)</w:t>
      </w:r>
    </w:p>
    <w:p>
      <w:pPr>
        <w:pStyle w:val="Heading2"/>
      </w:pPr>
      <w:r>
        <w:t xml:space="preserve">V2+ — Longer-term Roadmap</w:t>
      </w:r>
    </w:p>
    <w:p>
      <w:pPr>
        <w:pStyle w:val="ListParagraph"/>
        <w:numPr>
          <w:ilvl w:val="0"/>
          <w:numId w:val="2"/>
        </w:numPr>
      </w:pPr>
      <w:r>
        <w:t xml:space="preserve">Editable taxi maps: pilot draws actual taxi routes, Rho learns common patterns by airport/runway/FBO</w:t>
      </w:r>
    </w:p>
    <w:p>
      <w:pPr>
        <w:pStyle w:val="ListParagraph"/>
        <w:numPr>
          <w:ilvl w:val="0"/>
          <w:numId w:val="2"/>
        </w:numPr>
      </w:pPr>
      <w:r>
        <w:t xml:space="preserve">Graphical taxi route overlay on airport diagrams</w:t>
      </w:r>
    </w:p>
    <w:p>
      <w:pPr>
        <w:pStyle w:val="ListParagraph"/>
        <w:numPr>
          <w:ilvl w:val="0"/>
          <w:numId w:val="2"/>
        </w:numPr>
      </w:pPr>
      <w:r>
        <w:t xml:space="preserve">In-flight airspace alerts via GPS (“10 miles to Class B — request clearance on 118.9”)</w:t>
      </w:r>
    </w:p>
    <w:p>
      <w:pPr>
        <w:pStyle w:val="ListParagraph"/>
        <w:numPr>
          <w:ilvl w:val="0"/>
          <w:numId w:val="2"/>
        </w:numPr>
      </w:pPr>
      <w:r>
        <w:t xml:space="preserve">Real-time ATC communication assistance (research-grade problem)</w:t>
      </w:r>
    </w:p>
    <w:p>
      <w:pPr>
        <w:pStyle w:val="ListParagraph"/>
        <w:numPr>
          <w:ilvl w:val="0"/>
          <w:numId w:val="2"/>
        </w:numPr>
      </w:pPr>
      <w:del w:id="304" w:author="Noulli" w:date="2026-04-28T00:00:00Z">
        <w:r>
          <w:delText xml:space="preserve">Personalized risk profile: decision-delta analysis (under-confident coaching, over-confident flagging)</w:delText>
        </w:r>
      </w:del>
      <w:ins w:id="305" w:author="Noulli" w:date="2026-04-28T00:00:00Z">
        <w:r>
          <w:t xml:space="preserve">Personalized risk profile: decision-delta analysis (under-confident coaching, over-confident flagging) — powered by the self-vs-instructor assessment deltas captured in V1</w:t>
        </w:r>
      </w:ins>
    </w:p>
    <w:p>
      <w:pPr>
        <w:pStyle w:val="ListParagraph"/>
        <w:numPr>
          <w:ilvl w:val="0"/>
          <w:numId w:val="2"/>
        </w:numPr>
      </w:pPr>
      <w:r>
        <w:t xml:space="preserve">Checkride and DPE crowdsourced intelligence</w:t>
      </w:r>
    </w:p>
    <w:p>
      <w:pPr>
        <w:pStyle w:val="ListParagraph"/>
        <w:numPr>
          <w:ilvl w:val="0"/>
          <w:numId w:val="2"/>
        </w:numPr>
        <w:rPr>
          <w:ins w:id="500" w:author="Noulli" w:date="2026-04-28T00:00:00Z"/>
        </w:rPr>
      </w:pPr>
      <w:ins w:id="501" w:author="Noulli" w:date="2026-04-28T00:00:00Z">
        <w:r>
          <w:t xml:space="preserve">Mock oral exam prep generated from the pilot’s actual flights and skills-matrix weak spots (e.g., “On your March 14 flight you diverted to KVNC instead of returning to KSRQ — walk me through that ADM”). Personalized in a way generic question banks cannot be.</w:t>
        </w:r>
      </w:ins>
    </w:p>
    <w:p>
      <w:pPr>
        <w:pStyle w:val="ListParagraph"/>
        <w:numPr>
          <w:ilvl w:val="0"/>
          <w:numId w:val="2"/>
        </w:numPr>
        <w:rPr>
          <w:ins w:id="502" w:author="Noulli" w:date="2026-04-28T00:00:00Z"/>
        </w:rPr>
      </w:pPr>
      <w:ins w:id="503" w:author="Noulli" w:date="2026-04-28T00:00:00Z">
        <w:r>
          <w:t xml:space="preserve">Currency tracking beyond initial certification: 90-day passenger-carrying takeoffs and landings, flight review (BFR), medical expiration, IFR currency once instrument-rated. Surfaces upcoming expirations before they bite.</w:t>
        </w:r>
      </w:ins>
    </w:p>
    <w:p>
      <w:pPr>
        <w:pStyle w:val="ListParagraph"/>
        <w:numPr>
          <w:ilvl w:val="0"/>
          <w:numId w:val="2"/>
        </w:numPr>
        <w:rPr>
          <w:ins w:id="504" w:author="Noulli" w:date="2026-04-28T00:00:00Z"/>
        </w:rPr>
      </w:pPr>
      <w:ins w:id="505" w:author="Noulli" w:date="2026-04-28T00:00:00Z">
        <w:r>
          <w:t xml:space="preserve">Certified electronic endorsements: meet the 14 CFR 61.51 / 61.189 requirements for legally valid, signed CFI endorsements stored in Rho (CFI certificate number, expiration, signature, date), so endorsement records can stand on their own without a paper logbook duplicate. Regulatory and legal review required; positions Rho as a real logbook successor for the training phase, not just a study tool alongside one.</w:t>
        </w:r>
      </w:ins>
    </w:p>
    <w:p>
      <w:pPr>
        <w:pStyle w:val="ListParagraph"/>
        <w:numPr>
          <w:ilvl w:val="0"/>
          <w:numId w:val="2"/>
        </w:numPr>
      </w:pPr>
      <w:r>
        <w:t xml:space="preserve">Local airport and practice-area ground truth (pattern quirks, unmonitored frequencies, student-friendly fields)</w:t>
      </w:r>
    </w:p>
    <w:p>
      <w:pPr>
        <w:pStyle w:val="ListParagraph"/>
        <w:numPr>
          <w:ilvl w:val="0"/>
          <w:numId w:val="2"/>
        </w:numPr>
      </w:pPr>
      <w:r>
        <w:t xml:space="preserve">Aircraft-specific data (by N-number) — performance, quirks, squawks</w:t>
      </w:r>
    </w:p>
    <w:p>
      <w:pPr>
        <w:pStyle w:val="ListParagraph"/>
        <w:numPr>
          <w:ilvl w:val="0"/>
          <w:numId w:val="2"/>
        </w:numPr>
      </w:pPr>
      <w:r>
        <w:t xml:space="preserve">Multi-user community launch with privacy-first data handling</w:t>
      </w:r>
    </w:p>
    <w:p>
      <w:pPr>
        <w:pStyle w:val="ListParagraph"/>
        <w:numPr>
          <w:ilvl w:val="0"/>
          <w:numId w:val="2"/>
        </w:numPr>
      </w:pPr>
      <w:r>
        <w:t xml:space="preserve">Aggregated learning dataset for CFIs, flight schools, and aviation training researchers</w:t>
      </w:r>
    </w:p>
    <w:p>
      <w:pPr>
        <w:pStyle w:val="Heading2"/>
      </w:pPr>
      <w:r>
        <w:t xml:space="preserve">Explicit Scope Exclusions (for now)</w:t>
      </w:r>
    </w:p>
    <w:p>
      <w:pPr>
        <w:pStyle w:val="ListParagraph"/>
        <w:numPr>
          <w:ilvl w:val="0"/>
          <w:numId w:val="2"/>
        </w:numPr>
      </w:pPr>
      <w:r>
        <w:rPr>
          <w:b/>
          <w:bCs/>
        </w:rPr>
        <w:t xml:space="preserve">ForeFlight integration. </w:t>
      </w:r>
      <w:r>
        <w:t xml:space="preserve">No public API; workaround is GPX/KML import/export where needed.</w:t>
      </w:r>
    </w:p>
    <w:p>
      <w:pPr>
        <w:pStyle w:val="ListParagraph"/>
        <w:numPr>
          <w:ilvl w:val="0"/>
          <w:numId w:val="2"/>
        </w:numPr>
      </w:pPr>
      <w:r>
        <w:rPr>
          <w:b/>
          <w:bCs/>
        </w:rPr>
        <w:t xml:space="preserve">D-ATIS at most airports. </w:t>
      </w:r>
      <w:r>
        <w:t xml:space="preserve">Digital ATIS feeds are gated by SWIM access and limited to ~80 larger US airports. Not viable for typical training fields.</w:t>
      </w:r>
    </w:p>
    <w:p>
      <w:pPr>
        <w:pStyle w:val="ListParagraph"/>
        <w:numPr>
          <w:ilvl w:val="0"/>
          <w:numId w:val="2"/>
        </w:numPr>
      </w:pPr>
      <w:r>
        <w:rPr>
          <w:b/>
          <w:bCs/>
        </w:rPr>
        <w:t xml:space="preserve">Verbatim aircraft checklists. </w:t>
      </w:r>
      <w:r>
        <w:t xml:space="preserve">POH content is copyrighted; V1 uses pilot-uploaded checklists.</w:t>
      </w:r>
    </w:p>
    <w:p>
      <w:pPr>
        <w:pStyle w:val="ListParagraph"/>
        <w:numPr>
          <w:ilvl w:val="0"/>
          <w:numId w:val="2"/>
        </w:numPr>
      </w:pPr>
      <w:r>
        <w:rPr>
          <w:b/>
          <w:bCs/>
        </w:rPr>
        <w:t xml:space="preserve">In-cockpit ATC comm listening. </w:t>
      </w:r>
      <w:r>
        <w:t xml:space="preserve">Combined hardware and aviation-specific STT challenges — research project, deferred to V2+.</w:t>
      </w:r>
    </w:p>
    <w:p>
      <w:pPr>
        <w:pStyle w:val="Heading1"/>
      </w:pPr>
      <w:r>
        <w:t xml:space="preserve">Initial Project Plan (V1)</w:t>
      </w:r>
    </w:p>
    <w:p>
      <w:r>
        <w:t xml:space="preserve">Sixteen concrete build steps, ordered for incremental progress. Each step produces a testable piece of the tool.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rPr>
              <w:t xml:space="preserve">#</w:t>
            </w:r>
          </w:p>
        </w:tc>
        <w:tc>
          <w:tcPr>
            <w:tcW w:type="dxa" w:w="864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rPr>
              <w:t xml:space="preserve">Task</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 up Mac dev environment (Python, VS Code, Git) and create Rho GitHub repo</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2</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Scaffold Rho project structure with a “Hello, Rho” Streamlit starter app</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3</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airport info module (KSRQ as test case, using FAA NASR data)</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4</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weather module (METARs, TAFs, SIGMETs, AIRMETs, PIREPs via aviationweather.gov)</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5</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NOTAMs module (FAA NOTAM Search API)</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6</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airspace and routing module (sectional-chart airspace shapefiles, route generator)</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7</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plain-language weather insights layer (LLM interprets METAR/TAF: temp/dewpoint spread, trends, crosswind, density altitude, VFR margin)</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8</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radio comms script generator (FAA AIM phraseology for ground, tower, departure, CTAF, arrival)</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9</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airport diagram with annotated taxi route (embed FAA diagram + text-based expected taxi flow)</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10</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Implement pre-flight decision-capture hooks (go/no-go, reason codes, free text, confidence rating)</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11</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Implement post-flight debrief capture (self-rating, hardest/clicked, open questions, scrubbed-flight conditions)</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12</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Part 61 progression ledger (auto-tracks experience requirements across flights)</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13</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del w:id="204" w:author="Noulli" w:date="2026-04-28T00:00:00Z">
              <w:r>
                <w:delText xml:space="preserve">Design local data store for captured decisions, debriefs, and progression (SQLite)</w:delText>
              </w:r>
            </w:del>
            <w:ins w:id="205" w:author="Noulli" w:date="2026-04-28T00:00:00Z">
              <w:r>
                <w:t xml:space="preserve">Stand up hosted backend: pick auth + database provider, design multi-user PostgreSQL schema for users, decisions, debriefs, and progression</w:t>
              </w:r>
            </w:ins>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14</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Streamlit UI integrating all modules into a single briefing flow</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15</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Cockpit Reference Card PDF export (iPad-optimized, with comms scripts, taxi diagram, weather insights)</w:t>
            </w:r>
          </w:p>
        </w:tc>
      </w:tr>
      <w:tr>
        <w:tc>
          <w:tcPr>
            <w:tcW w:type="dxa" w:w="72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b/>
                <w:bCs/>
              </w:rPr>
              <w:t xml:space="preserve">16</w:t>
            </w:r>
          </w:p>
        </w:tc>
        <w:tc>
          <w:tcPr>
            <w:tcW w:type="dxa" w:w="86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Test end-to-end with a real flight plan from KSRQ and capture your first real briefing</w:t>
            </w:r>
          </w:p>
        </w:tc>
      </w:tr>
    </w:tbl>
    <w:p>
      <w:r>
        <w:t xml:space="preserve"/>
      </w:r>
    </w:p>
    <w:p>
      <w:pPr>
        <w:pStyle w:val="Heading2"/>
      </w:pPr>
      <w:r>
        <w:t xml:space="preserve">Tech Stack</w:t>
      </w:r>
    </w:p>
    <w:p>
      <w:pPr>
        <w:pStyle w:val="ListParagraph"/>
        <w:numPr>
          <w:ilvl w:val="0"/>
          <w:numId w:val="2"/>
        </w:numPr>
      </w:pPr>
      <w:r>
        <w:rPr>
          <w:b/>
          <w:bCs/>
        </w:rPr>
        <w:t xml:space="preserve">Language: </w:t>
      </w:r>
      <w:r>
        <w:t xml:space="preserve">Python (readable for a non-developer; leverages rich aviation/data libraries)</w:t>
      </w:r>
    </w:p>
    <w:p>
      <w:pPr>
        <w:pStyle w:val="ListParagraph"/>
        <w:numPr>
          <w:ilvl w:val="0"/>
          <w:numId w:val="2"/>
        </w:numPr>
      </w:pPr>
      <w:r>
        <w:rPr>
          <w:b/>
          <w:bCs/>
        </w:rPr>
        <w:t xml:space="preserve">UI framework (V1): </w:t>
      </w:r>
      <w:r>
        <w:t xml:space="preserve">Streamlit — pure Python, no HTML/CSS/JS required, free cloud hosting available</w:t>
      </w:r>
    </w:p>
    <w:p>
      <w:pPr>
        <w:pStyle w:val="ListParagraph"/>
        <w:numPr>
          <w:ilvl w:val="0"/>
          <w:numId w:val="2"/>
        </w:numPr>
      </w:pPr>
      <w:r>
        <w:rPr>
          <w:b/>
          <w:bCs/>
        </w:rPr>
        <w:t xml:space="preserve">UI framework (V1.5): </w:t>
      </w:r>
      <w:r>
        <w:t xml:space="preserve">Swift / SwiftUI native iOS for cockpit voice</w:t>
      </w:r>
    </w:p>
    <w:p>
      <w:pPr>
        <w:pStyle w:val="ListParagraph"/>
        <w:numPr>
          <w:ilvl w:val="0"/>
          <w:numId w:val="2"/>
        </w:numPr>
      </w:pPr>
      <w:r>
        <w:rPr>
          <w:b/>
          <w:bCs/>
        </w:rPr>
        <w:t xml:space="preserve">Storage: </w:t>
      </w:r>
      <w:del w:id="202" w:author="Noulli" w:date="2026-04-28T00:00:00Z">
        <w:r>
          <w:delText xml:space="preserve">SQLite local file in V1; cloud sync TBD</w:delText>
        </w:r>
      </w:del>
      <w:ins w:id="203" w:author="Noulli" w:date="2026-04-28T00:00:00Z">
        <w:r>
          <w:t xml:space="preserve">Hosted PostgreSQL from V1, with bundled auth (Supabase is the leading candidate — managed Postgres + email/password auth + row-level security in one service; Firebase Auth + a managed Postgres is the alternative). Final pick deferred until Task 1.</w:t>
        </w:r>
      </w:ins>
    </w:p>
    <w:p>
      <w:pPr>
        <w:pStyle w:val="ListParagraph"/>
        <w:numPr>
          <w:ilvl w:val="0"/>
          <w:numId w:val="2"/>
        </w:numPr>
      </w:pPr>
      <w:r>
        <w:rPr>
          <w:b/>
          <w:bCs/>
        </w:rPr>
        <w:t xml:space="preserve">Data sources: </w:t>
      </w:r>
      <w:r>
        <w:t xml:space="preserve">Free FAA public data (aviationweather.gov, NASR 28-day subscription, NOTAM Search API, Chart Supplement)</w:t>
      </w:r>
    </w:p>
    <w:p>
      <w:pPr>
        <w:pStyle w:val="ListParagraph"/>
        <w:numPr>
          <w:ilvl w:val="0"/>
          <w:numId w:val="2"/>
        </w:numPr>
      </w:pPr>
      <w:r>
        <w:rPr>
          <w:b/>
          <w:bCs/>
        </w:rPr>
        <w:t xml:space="preserve">Deployment: </w:t>
      </w:r>
      <w:r>
        <w:t xml:space="preserve">Streamlit Community Cloud (free) or local execution on user’s Mac</w:t>
      </w:r>
    </w:p>
    <w:p>
      <w:pPr>
        <w:pStyle w:val="ListParagraph"/>
        <w:numPr>
          <w:ilvl w:val="0"/>
          <w:numId w:val="2"/>
        </w:numPr>
      </w:pPr>
      <w:r>
        <w:rPr>
          <w:b/>
          <w:bCs/>
        </w:rPr>
        <w:t xml:space="preserve">Source control: </w:t>
      </w:r>
      <w:r>
        <w:t xml:space="preserve">GitHub</w:t>
      </w:r>
    </w:p>
    <w:p>
      <w:pPr>
        <w:pStyle w:val="Heading2"/>
      </w:pPr>
      <w:r>
        <w:t xml:space="preserve">Next Session</w:t>
      </w:r>
    </w:p>
    <w:p>
      <w:pPr>
        <w:pStyle w:val="ListParagraph"/>
        <w:numPr>
          <w:ilvl w:val="0"/>
          <w:numId w:val="2"/>
        </w:numPr>
      </w:pPr>
      <w:r>
        <w:t xml:space="preserve">Kick off Task 1: dev environment setup on Mac (Python, VS Code, Git, GitHub)</w:t>
      </w:r>
    </w:p>
    <w:p>
      <w:pPr>
        <w:pStyle w:val="ListParagraph"/>
        <w:numPr>
          <w:ilvl w:val="0"/>
          <w:numId w:val="2"/>
        </w:numPr>
      </w:pPr>
      <w:r>
        <w:t xml:space="preserve">Assign specific actions: which tasks are the user’s, which are Noulli’s (e.g., Noulli writes code; user runs it, reviews, and decides)</w:t>
      </w:r>
    </w:p>
    <w:p>
      <w:pPr>
        <w:pStyle w:val="ListParagraph"/>
        <w:numPr>
          <w:ilvl w:val="0"/>
          <w:numId w:val="2"/>
        </w:numPr>
      </w:pPr>
      <w:r>
        <w:t xml:space="preserve">Set a lightweight cadence for iteration and real-lesson testing</w:t>
      </w:r>
    </w:p>
    <w:p>
      <w:r>
        <w:t xml:space="preserve"/>
      </w:r>
    </w:p>
    <w:p>
      <w:r>
        <w:rPr>
          <w:i/>
          <w:iCs/>
          <w:color w:val="666666"/>
        </w:rPr>
        <w:t xml:space="preserve">— Noulli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jc w:val="left"/>
    </w:pPr>
    <w:rPr>
      <w:rFonts w:ascii="Arial" w:cs="Arial" w:eastAsia="Arial" w:hAnsi="Arial"/>
      <w:b/>
      <w:bCs/>
      <w:color w:val="1F3A5F"/>
      <w:sz w:val="52"/>
      <w:szCs w:val="52"/>
    </w:rPr>
  </w:style>
  <w:style w:type="paragraph" w:styleId="Subtitle">
    <w:name w:val="Subtitle"/>
    <w:basedOn w:val="Normal"/>
    <w:next w:val="Normal"/>
    <w:pPr>
      <w:spacing w:after="360" w:before="0"/>
      <w:jc w:val="left"/>
    </w:pPr>
    <w:rPr>
      <w:rFonts w:ascii="Arial" w:cs="Arial" w:eastAsia="Arial" w:hAnsi="Arial"/>
      <w:i/>
      <w:iCs/>
      <w:color w:val="666666"/>
      <w:sz w:val="26"/>
      <w:szCs w:val="26"/>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Rho Project Summary</dc:title>
  <dc:creator>Noulli</dc:creator>
  <cp:lastModifiedBy>Un-named</cp:lastModifiedBy>
  <cp:revision>1</cp:revision>
  <dcterms:created xsi:type="dcterms:W3CDTF">2026-04-23T04:56:24.778Z</dcterms:created>
  <dcterms:modified xsi:type="dcterms:W3CDTF">2026-04-23T04:56:24.778Z</dcterms:modified>
</cp:coreProperties>
</file>

<file path=docProps/custom.xml><?xml version="1.0" encoding="utf-8"?>
<Properties xmlns="http://schemas.openxmlformats.org/officeDocument/2006/custom-properties" xmlns:vt="http://schemas.openxmlformats.org/officeDocument/2006/docPropsVTypes"/>
</file>